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2F83" w14:textId="77777777" w:rsidR="00AA6CFC" w:rsidRPr="00AA6CFC" w:rsidRDefault="00AA6CFC" w:rsidP="00AA6CFC">
      <w:pPr>
        <w:rPr>
          <w:b/>
          <w:bCs/>
        </w:rPr>
      </w:pPr>
      <w:r w:rsidRPr="00AA6CFC">
        <w:rPr>
          <w:b/>
          <w:bCs/>
        </w:rPr>
        <w:t>Reflecting on Our 5th Annual Conference</w:t>
      </w:r>
    </w:p>
    <w:p w14:paraId="430E97DF" w14:textId="36A2CA48" w:rsidR="00AA6CFC" w:rsidRPr="00AA6CFC" w:rsidRDefault="00AA6CFC" w:rsidP="00AA6CFC">
      <w:r w:rsidRPr="00AA6CFC">
        <w:t xml:space="preserve">In 2025, we celebrated our fifth anniversary with our Annual Conference at King’s College London, themed </w:t>
      </w:r>
      <w:r w:rsidRPr="00AA6CFC">
        <w:rPr>
          <w:b/>
          <w:bCs/>
        </w:rPr>
        <w:t>From Surviving to Thriving: Building Sustainable Wellbeing as Black Academics</w:t>
      </w:r>
      <w:r w:rsidRPr="00AA6CFC">
        <w:t>.</w:t>
      </w:r>
      <w:r w:rsidR="003F49E8">
        <w:t xml:space="preserve"> </w:t>
      </w:r>
    </w:p>
    <w:p w14:paraId="21E5136A" w14:textId="77777777" w:rsidR="00AA6CFC" w:rsidRPr="00473375" w:rsidRDefault="00AA6CFC" w:rsidP="00AA6CFC">
      <w:r w:rsidRPr="00473375">
        <w:t>The conference explored key areas essential for long-term success in academia, including:</w:t>
      </w:r>
    </w:p>
    <w:p w14:paraId="6C269555" w14:textId="77777777" w:rsidR="00AA6CFC" w:rsidRPr="00473375" w:rsidRDefault="00AA6CFC" w:rsidP="00AA6CFC">
      <w:r w:rsidRPr="00473375">
        <w:t>• Research with Reach</w:t>
      </w:r>
      <w:r w:rsidRPr="00473375">
        <w:br/>
        <w:t>• Financial Flourishing</w:t>
      </w:r>
      <w:r w:rsidRPr="00473375">
        <w:br/>
        <w:t>• Mental Health and Wellbeing</w:t>
      </w:r>
      <w:r w:rsidRPr="00473375">
        <w:br/>
        <w:t>• A Career with Purpose</w:t>
      </w:r>
    </w:p>
    <w:p w14:paraId="1F3BD731" w14:textId="68F6B838" w:rsidR="00AA6CFC" w:rsidRPr="00473375" w:rsidRDefault="00AA6CFC" w:rsidP="00AA6CFC">
      <w:r w:rsidRPr="00473375">
        <w:t xml:space="preserve">We were honoured to welcome senior leaders from across the higher education sector, including university </w:t>
      </w:r>
      <w:r w:rsidR="00906B3E" w:rsidRPr="00473375">
        <w:t>vice-chancellors, deputy vice-chancellors</w:t>
      </w:r>
      <w:r w:rsidRPr="00473375">
        <w:t xml:space="preserve">, academic leaders, and funders (Do It Now Now and the Nuffield Foundation), </w:t>
      </w:r>
      <w:r w:rsidR="00473375">
        <w:t>as well as</w:t>
      </w:r>
      <w:r w:rsidR="00473375" w:rsidRPr="00473375">
        <w:t xml:space="preserve"> </w:t>
      </w:r>
      <w:r w:rsidRPr="00473375">
        <w:t>respected scholars and practitioners.</w:t>
      </w:r>
    </w:p>
    <w:p w14:paraId="35AAA6EC" w14:textId="12E9AB56" w:rsidR="002338CA" w:rsidRDefault="00F7730D" w:rsidP="002338CA">
      <w:r w:rsidRPr="00473375">
        <w:t>To watch previous conference recordings</w:t>
      </w:r>
      <w:r w:rsidR="00463A1D" w:rsidRPr="00473375">
        <w:t xml:space="preserve">, </w:t>
      </w:r>
      <w:r w:rsidR="008F0B2D">
        <w:t>visit</w:t>
      </w:r>
      <w:r w:rsidR="00463A1D" w:rsidRPr="00473375">
        <w:t xml:space="preserve"> our </w:t>
      </w:r>
      <w:r w:rsidR="00AA6CFC" w:rsidRPr="00473375">
        <w:t xml:space="preserve">YouTube channel. Please follow SBA on YouTube and our social media platforms </w:t>
      </w:r>
      <w:r w:rsidR="00463A1D" w:rsidRPr="00473375">
        <w:t xml:space="preserve">to </w:t>
      </w:r>
      <w:r w:rsidR="008F0B2D">
        <w:t>stay up to date on what we're doing</w:t>
      </w:r>
      <w:r w:rsidR="00463A1D" w:rsidRPr="00473375">
        <w:t xml:space="preserve">. </w:t>
      </w:r>
      <w:proofErr w:type="spellStart"/>
      <w:r w:rsidR="00463A1D" w:rsidRPr="00473375">
        <w:t>Linkedin</w:t>
      </w:r>
      <w:proofErr w:type="spellEnd"/>
      <w:r w:rsidR="00463A1D" w:rsidRPr="00473375">
        <w:t xml:space="preserve"> Twitter Instagram</w:t>
      </w:r>
      <w:r w:rsidR="002338CA">
        <w:br/>
      </w:r>
      <w:r w:rsidR="002338CA">
        <w:br/>
        <w:t xml:space="preserve">We are extremely grateful to all the speakers and sponsors for their amazing collaboration and for making this conference possible. </w:t>
      </w:r>
      <w:r w:rsidR="002338CA">
        <w:br/>
      </w:r>
      <w:r w:rsidR="002338CA">
        <w:t>Session One: How Can Black Academics Move from Surviving to Thriving</w:t>
      </w:r>
    </w:p>
    <w:p w14:paraId="6ED26E45" w14:textId="77777777" w:rsidR="002338CA" w:rsidRDefault="002338CA" w:rsidP="002338CA">
      <w:r>
        <w:t>Speaker: Professor Sally Everett</w:t>
      </w:r>
    </w:p>
    <w:p w14:paraId="19DD494D" w14:textId="77777777" w:rsidR="002338CA" w:rsidRDefault="002338CA" w:rsidP="002338CA">
      <w:r>
        <w:t>Session Two: Research with Reach</w:t>
      </w:r>
    </w:p>
    <w:p w14:paraId="5951C8BE" w14:textId="77777777" w:rsidR="002338CA" w:rsidRDefault="002338CA" w:rsidP="002338CA">
      <w:r>
        <w:t>Speakers: Liz Gilfillan, Dr Anne Makena, Saskia Walcott</w:t>
      </w:r>
    </w:p>
    <w:p w14:paraId="318EFC96" w14:textId="77777777" w:rsidR="002338CA" w:rsidRDefault="002338CA" w:rsidP="002338CA">
      <w:r>
        <w:t>Chair: Dr Nero Ughwujabo</w:t>
      </w:r>
    </w:p>
    <w:p w14:paraId="557CDEFB" w14:textId="77777777" w:rsidR="002338CA" w:rsidRDefault="002338CA" w:rsidP="002338CA">
      <w:r>
        <w:t>Session Three: Financial Flourishing</w:t>
      </w:r>
    </w:p>
    <w:p w14:paraId="328330E1" w14:textId="77777777" w:rsidR="002338CA" w:rsidRDefault="002338CA" w:rsidP="002338CA">
      <w:r>
        <w:t xml:space="preserve">Speakers: Victor Olaseni, </w:t>
      </w:r>
      <w:proofErr w:type="spellStart"/>
      <w:r>
        <w:t>Debodun</w:t>
      </w:r>
      <w:proofErr w:type="spellEnd"/>
      <w:r>
        <w:t xml:space="preserve"> </w:t>
      </w:r>
      <w:proofErr w:type="spellStart"/>
      <w:r>
        <w:t>Osekita</w:t>
      </w:r>
      <w:proofErr w:type="spellEnd"/>
      <w:r>
        <w:t>, Ken and Mary Okoroafor, Godfrey Asare</w:t>
      </w:r>
    </w:p>
    <w:p w14:paraId="6DF6FE94" w14:textId="77777777" w:rsidR="002338CA" w:rsidRDefault="002338CA" w:rsidP="002338CA">
      <w:r>
        <w:t>Chair: Professor Miranda Brawn</w:t>
      </w:r>
    </w:p>
    <w:p w14:paraId="3791619D" w14:textId="77777777" w:rsidR="002338CA" w:rsidRDefault="002338CA" w:rsidP="002338CA">
      <w:r>
        <w:t>Session Four: Mental Health and Wellbeing</w:t>
      </w:r>
    </w:p>
    <w:p w14:paraId="5F5A8299" w14:textId="77777777" w:rsidR="002338CA" w:rsidRDefault="002338CA" w:rsidP="002338CA">
      <w:r>
        <w:t>Speakers: Dr Tokunbo Fasuyi, Dr Lola Olamosu, Dr Peter Phiri, Jenny Okolo</w:t>
      </w:r>
    </w:p>
    <w:p w14:paraId="2E511B1F" w14:textId="77777777" w:rsidR="002338CA" w:rsidRDefault="002338CA" w:rsidP="002338CA">
      <w:r>
        <w:t>Chair: Professor Jessica Jones Nielsen</w:t>
      </w:r>
    </w:p>
    <w:p w14:paraId="788A518B" w14:textId="77777777" w:rsidR="002338CA" w:rsidRDefault="002338CA" w:rsidP="002338CA"/>
    <w:p w14:paraId="6D67472A" w14:textId="77777777" w:rsidR="002338CA" w:rsidRDefault="002338CA" w:rsidP="002338CA">
      <w:r>
        <w:t>Session Five: A Career with Purpose</w:t>
      </w:r>
    </w:p>
    <w:p w14:paraId="2E221843" w14:textId="77777777" w:rsidR="002338CA" w:rsidRDefault="002338CA" w:rsidP="002338CA">
      <w:r>
        <w:t>Speakers: Professor David Mba, Alice Chilver, Professor Robert Mokaya</w:t>
      </w:r>
    </w:p>
    <w:p w14:paraId="55BB2946" w14:textId="6D097B82" w:rsidR="00AA6CFC" w:rsidRDefault="002338CA" w:rsidP="002338CA">
      <w:r>
        <w:t>Chair: Dr Ashiedu Joel</w:t>
      </w:r>
    </w:p>
    <w:p w14:paraId="2ABAEB85" w14:textId="635806BC" w:rsidR="002338CA" w:rsidRPr="00AA6CFC" w:rsidRDefault="00473375" w:rsidP="002338CA">
      <w:ins w:id="0" w:author="Oyedijo, Ade" w:date="2026-03-11T08:12:00Z" w16du:dateUtc="2026-03-11T13:12:00Z">
        <w:r w:rsidRPr="00473375">
          <w:rPr>
            <w:highlight w:val="yellow"/>
            <w:rPrChange w:id="1" w:author="Oyedijo, Ade" w:date="2026-03-11T08:13:00Z" w16du:dateUtc="2026-03-11T13:13:00Z">
              <w:rPr/>
            </w:rPrChange>
          </w:rPr>
          <w:t>Poster P</w:t>
        </w:r>
      </w:ins>
      <w:ins w:id="2" w:author="Oyedijo, Ade" w:date="2026-03-11T08:13:00Z" w16du:dateUtc="2026-03-11T13:13:00Z">
        <w:r w:rsidRPr="00473375">
          <w:rPr>
            <w:highlight w:val="yellow"/>
            <w:rPrChange w:id="3" w:author="Oyedijo, Ade" w:date="2026-03-11T08:13:00Z" w16du:dateUtc="2026-03-11T13:13:00Z">
              <w:rPr/>
            </w:rPrChange>
          </w:rPr>
          <w:t xml:space="preserve">resentations </w:t>
        </w:r>
        <w:r w:rsidRPr="00473375">
          <w:rPr>
            <w:highlight w:val="yellow"/>
            <w:rPrChange w:id="4" w:author="Oyedijo, Ade" w:date="2026-03-11T08:13:00Z" w16du:dateUtc="2026-03-11T13:13:00Z">
              <w:rPr/>
            </w:rPrChange>
          </w:rPr>
          <w:br/>
          <w:t xml:space="preserve">Books </w:t>
        </w:r>
      </w:ins>
      <w:ins w:id="5" w:author="Oyedijo, Ade" w:date="2026-03-11T08:26:00Z" w16du:dateUtc="2026-03-11T13:26:00Z">
        <w:r w:rsidR="00433A5A">
          <w:rPr>
            <w:highlight w:val="yellow"/>
          </w:rPr>
          <w:t xml:space="preserve">were </w:t>
        </w:r>
      </w:ins>
      <w:ins w:id="6" w:author="Oyedijo, Ade" w:date="2026-03-11T08:13:00Z" w16du:dateUtc="2026-03-11T13:13:00Z">
        <w:r w:rsidRPr="00473375">
          <w:rPr>
            <w:highlight w:val="yellow"/>
            <w:rPrChange w:id="7" w:author="Oyedijo, Ade" w:date="2026-03-11T08:13:00Z" w16du:dateUtc="2026-03-11T13:13:00Z">
              <w:rPr/>
            </w:rPrChange>
          </w:rPr>
          <w:t>advertised during the conference.</w:t>
        </w:r>
        <w:r>
          <w:t xml:space="preserve"> </w:t>
        </w:r>
      </w:ins>
    </w:p>
    <w:p w14:paraId="7E01913E" w14:textId="37F43DF3" w:rsidR="00AA6CFC" w:rsidRPr="00AA6CFC" w:rsidRDefault="003F49E8" w:rsidP="00AA6CFC">
      <w:pPr>
        <w:rPr>
          <w:b/>
          <w:bCs/>
        </w:rPr>
      </w:pPr>
      <w:r>
        <w:rPr>
          <w:b/>
          <w:bCs/>
        </w:rPr>
        <w:t xml:space="preserve">You </w:t>
      </w:r>
      <w:r w:rsidR="00473375">
        <w:rPr>
          <w:b/>
          <w:bCs/>
        </w:rPr>
        <w:t>asked, and</w:t>
      </w:r>
      <w:r w:rsidR="002338CA">
        <w:rPr>
          <w:b/>
          <w:bCs/>
        </w:rPr>
        <w:t xml:space="preserve"> we answered</w:t>
      </w:r>
      <w:r>
        <w:rPr>
          <w:b/>
          <w:bCs/>
        </w:rPr>
        <w:t xml:space="preserve">! Some of the feedback we </w:t>
      </w:r>
      <w:r w:rsidR="00473375">
        <w:rPr>
          <w:b/>
          <w:bCs/>
        </w:rPr>
        <w:t>received at our 5th conference focused on</w:t>
      </w:r>
      <w:r>
        <w:rPr>
          <w:b/>
          <w:bCs/>
        </w:rPr>
        <w:t xml:space="preserve"> financial flourishing and career progression. In usual SBA fashion</w:t>
      </w:r>
      <w:r w:rsidR="002338CA">
        <w:rPr>
          <w:b/>
          <w:bCs/>
        </w:rPr>
        <w:t>,</w:t>
      </w:r>
      <w:r>
        <w:rPr>
          <w:b/>
          <w:bCs/>
        </w:rPr>
        <w:t xml:space="preserve"> we have some specially curated</w:t>
      </w:r>
      <w:r w:rsidR="00AA6CFC" w:rsidRPr="00AA6CFC">
        <w:rPr>
          <w:b/>
          <w:bCs/>
        </w:rPr>
        <w:t xml:space="preserve"> Workshops in 2026</w:t>
      </w:r>
      <w:r>
        <w:rPr>
          <w:b/>
          <w:bCs/>
        </w:rPr>
        <w:t xml:space="preserve">. You do not want to miss these. </w:t>
      </w:r>
    </w:p>
    <w:p w14:paraId="1D2DFB1A" w14:textId="77777777" w:rsidR="00AA6CFC" w:rsidRPr="00AA6CFC" w:rsidRDefault="00AA6CFC" w:rsidP="00AA6CFC">
      <w:r w:rsidRPr="00AA6CFC">
        <w:t>Building on the themes of thriving and sustainable careers, SBA has partnered with the International Teaching and Learning Special Interest Group (ITLSIG) to deliver a three-part workshop series between February and July 2026.</w:t>
      </w:r>
    </w:p>
    <w:p w14:paraId="0806C66D" w14:textId="49618D7D" w:rsidR="00AA6CFC" w:rsidRPr="00AA6CFC" w:rsidRDefault="00AA6CFC" w:rsidP="00AA6CFC">
      <w:r w:rsidRPr="00AA6CFC">
        <w:rPr>
          <w:b/>
          <w:bCs/>
        </w:rPr>
        <w:t>Workshop 1 (27 February 2026)</w:t>
      </w:r>
      <w:r w:rsidRPr="00AA6CFC">
        <w:br/>
      </w:r>
      <w:r w:rsidRPr="00AA6CFC">
        <w:rPr>
          <w:i/>
          <w:iCs/>
        </w:rPr>
        <w:t>Embracing AI Responsibly in Teaching and Learning Contexts: Opportunities and Challenges</w:t>
      </w:r>
      <w:r w:rsidRPr="00AA6CFC">
        <w:br/>
      </w:r>
      <w:r w:rsidR="00E306FA">
        <w:t xml:space="preserve">If you missed this. Please follow us on </w:t>
      </w:r>
      <w:proofErr w:type="spellStart"/>
      <w:r w:rsidR="00E306FA">
        <w:t>linkedin</w:t>
      </w:r>
      <w:proofErr w:type="spellEnd"/>
      <w:r w:rsidR="00E306FA">
        <w:t xml:space="preserve">, X and Instagram to stay updated. </w:t>
      </w:r>
    </w:p>
    <w:p w14:paraId="06F6FCFF" w14:textId="69777ABA" w:rsidR="00AA6CFC" w:rsidRPr="00AA6CFC" w:rsidRDefault="00AA6CFC" w:rsidP="00AA6CFC">
      <w:r w:rsidRPr="00AA6CFC">
        <w:t xml:space="preserve">This </w:t>
      </w:r>
      <w:r w:rsidR="00473375" w:rsidRPr="00AA6CFC">
        <w:t>session explored</w:t>
      </w:r>
      <w:r w:rsidRPr="00AA6CFC">
        <w:t xml:space="preserve"> how Artificial Intelligence is reshaping teaching, learning, assessment, and academic work, and how academics can engage with AI responsibly and effectively.</w:t>
      </w:r>
    </w:p>
    <w:p w14:paraId="4C547B5B" w14:textId="77777777" w:rsidR="00AA6CFC" w:rsidRPr="00AA6CFC" w:rsidRDefault="00AA6CFC" w:rsidP="00AA6CFC">
      <w:r w:rsidRPr="00AA6CFC">
        <w:rPr>
          <w:b/>
          <w:bCs/>
        </w:rPr>
        <w:t>Workshop 2 (Wednesday, 20 May 2026)</w:t>
      </w:r>
      <w:r w:rsidRPr="00AA6CFC">
        <w:br/>
        <w:t>Career Progression on the Teaching-Focused Pathway</w:t>
      </w:r>
      <w:r w:rsidRPr="00AA6CFC">
        <w:br/>
        <w:t>This workshop will focus on building successful and impactful academic careers through teaching and scholarship pathways.</w:t>
      </w:r>
    </w:p>
    <w:p w14:paraId="600D3F27" w14:textId="15028B5D" w:rsidR="00AA6CFC" w:rsidRPr="00AA6CFC" w:rsidRDefault="00AA6CFC" w:rsidP="00AA6CFC">
      <w:r w:rsidRPr="00AA6CFC">
        <w:rPr>
          <w:b/>
          <w:bCs/>
        </w:rPr>
        <w:t>Workshop 3 (Wednesday, 22 July 2026)</w:t>
      </w:r>
      <w:r w:rsidRPr="00AA6CFC">
        <w:br/>
        <w:t>Addressing the Degree Awarding Gap in Higher Education</w:t>
      </w:r>
      <w:r w:rsidRPr="00AA6CFC">
        <w:br/>
        <w:t xml:space="preserve">This session will explore how Black academics can act as agents of change in tackling awarding gaps affecting Black and </w:t>
      </w:r>
      <w:r w:rsidR="00463A1D" w:rsidRPr="00AA6CFC">
        <w:t>minoritized</w:t>
      </w:r>
      <w:r w:rsidRPr="00AA6CFC">
        <w:t xml:space="preserve"> students.</w:t>
      </w:r>
    </w:p>
    <w:p w14:paraId="773CA6FD" w14:textId="3E4D67F4" w:rsidR="00AA6CFC" w:rsidRPr="00AA6CFC" w:rsidRDefault="00AA6CFC" w:rsidP="00AA6CFC">
      <w:r w:rsidRPr="00AA6CFC">
        <w:t>Further details and registration links will be shared via our website and social media channels.</w:t>
      </w:r>
      <w:r w:rsidR="00E306FA">
        <w:t xml:space="preserve"> </w:t>
      </w:r>
      <w:r w:rsidR="003F49E8">
        <w:t>Don’t miss out on anything! Follow us on Twitter</w:t>
      </w:r>
      <w:r w:rsidR="00E306FA">
        <w:t>,</w:t>
      </w:r>
      <w:r w:rsidR="003F49E8">
        <w:t xml:space="preserve"> Instagram</w:t>
      </w:r>
      <w:r w:rsidR="00E306FA">
        <w:t>,</w:t>
      </w:r>
      <w:r w:rsidR="003F49E8">
        <w:t xml:space="preserve"> and </w:t>
      </w:r>
      <w:r w:rsidR="00473375">
        <w:t>LinkedIn</w:t>
      </w:r>
    </w:p>
    <w:p w14:paraId="580B6706" w14:textId="0CDCDD44" w:rsidR="001E0937" w:rsidRPr="00AA6CFC" w:rsidRDefault="001E0937" w:rsidP="001E0937">
      <w:r w:rsidRPr="00AA6CFC">
        <w:t xml:space="preserve">In addition, we are working closely with the </w:t>
      </w:r>
      <w:r w:rsidRPr="00AA6CFC">
        <w:rPr>
          <w:b/>
          <w:bCs/>
        </w:rPr>
        <w:t>Chartered Association of Business Schools (CABS)</w:t>
      </w:r>
      <w:r w:rsidRPr="00AA6CFC">
        <w:t xml:space="preserve"> on a tailored </w:t>
      </w:r>
      <w:r w:rsidR="00473375">
        <w:t>Programme</w:t>
      </w:r>
      <w:r w:rsidRPr="00AA6CFC">
        <w:t xml:space="preserve"> focused on </w:t>
      </w:r>
      <w:r w:rsidRPr="00AA6CFC">
        <w:rPr>
          <w:b/>
          <w:bCs/>
        </w:rPr>
        <w:t>commercialising academic research</w:t>
      </w:r>
      <w:r w:rsidRPr="00AA6CFC">
        <w:t xml:space="preserve">. This </w:t>
      </w:r>
      <w:r w:rsidRPr="00AA6CFC">
        <w:lastRenderedPageBreak/>
        <w:t>initiative connects directly to the themes of financial flourishing and thriving discussed at our King’s College conference.</w:t>
      </w:r>
      <w:r w:rsidR="00E306FA">
        <w:t xml:space="preserve"> </w:t>
      </w:r>
    </w:p>
    <w:p w14:paraId="79B6F546" w14:textId="3A359923" w:rsidR="00E306FA" w:rsidRPr="00AA6CFC" w:rsidRDefault="00E306FA" w:rsidP="00E306FA">
      <w:pPr>
        <w:rPr>
          <w:b/>
          <w:bCs/>
        </w:rPr>
      </w:pPr>
      <w:r w:rsidRPr="00AA6CFC">
        <w:rPr>
          <w:b/>
          <w:bCs/>
        </w:rPr>
        <w:t>S</w:t>
      </w:r>
      <w:r>
        <w:rPr>
          <w:b/>
          <w:bCs/>
        </w:rPr>
        <w:t>AVE THE DATE</w:t>
      </w:r>
      <w:r w:rsidRPr="00AA6CFC">
        <w:rPr>
          <w:b/>
          <w:bCs/>
        </w:rPr>
        <w:t xml:space="preserve">: SBA 6th Annual Conference, </w:t>
      </w:r>
      <w:r>
        <w:rPr>
          <w:b/>
          <w:bCs/>
        </w:rPr>
        <w:t>Tuesday, 15</w:t>
      </w:r>
      <w:r w:rsidRPr="00473375">
        <w:rPr>
          <w:b/>
          <w:bCs/>
          <w:vertAlign w:val="superscript"/>
        </w:rPr>
        <w:t>th</w:t>
      </w:r>
      <w:r>
        <w:rPr>
          <w:b/>
          <w:bCs/>
        </w:rPr>
        <w:t xml:space="preserve"> of </w:t>
      </w:r>
      <w:r w:rsidRPr="00AA6CFC">
        <w:rPr>
          <w:b/>
          <w:bCs/>
        </w:rPr>
        <w:t>September 2026</w:t>
      </w:r>
    </w:p>
    <w:p w14:paraId="7AEC8200" w14:textId="77777777" w:rsidR="00E306FA" w:rsidRPr="00AA6CFC" w:rsidRDefault="00E306FA" w:rsidP="00E306FA">
      <w:r w:rsidRPr="00AA6CFC">
        <w:t xml:space="preserve">We are delighted to announce that the </w:t>
      </w:r>
      <w:r w:rsidRPr="00AA6CFC">
        <w:rPr>
          <w:b/>
          <w:bCs/>
        </w:rPr>
        <w:t>University of Bath</w:t>
      </w:r>
      <w:r w:rsidRPr="00AA6CFC">
        <w:t xml:space="preserve"> will host the 6th Annual SBA Conference in September 2026.</w:t>
      </w:r>
    </w:p>
    <w:p w14:paraId="5E4438B4" w14:textId="77777777" w:rsidR="00E306FA" w:rsidRPr="00AA6CFC" w:rsidRDefault="00E306FA" w:rsidP="00E306FA">
      <w:r w:rsidRPr="00AA6CFC">
        <w:t xml:space="preserve">The theme will focus on </w:t>
      </w:r>
      <w:r w:rsidRPr="00AA6CFC">
        <w:rPr>
          <w:b/>
          <w:bCs/>
        </w:rPr>
        <w:t>Demystifying Leadership in Higher Education</w:t>
      </w:r>
      <w:r w:rsidRPr="00AA6CFC">
        <w:t>, exploring how Black academics can navigate leadership pathways, build influence, and lead with impact. The conference will feature senior leaders, interactive breakout sessions, and discipline-specific mentoring opportunities.</w:t>
      </w:r>
    </w:p>
    <w:p w14:paraId="7A403138" w14:textId="32AF901D" w:rsidR="00E306FA" w:rsidRPr="00AA6CFC" w:rsidRDefault="008F0B2D" w:rsidP="00E306FA">
      <w:r>
        <w:t xml:space="preserve">PLEASE REGISTER HERE </w:t>
      </w:r>
      <w:hyperlink r:id="rId5" w:history="1">
        <w:r w:rsidRPr="00E31749">
          <w:rPr>
            <w:rStyle w:val="Hyperlink"/>
          </w:rPr>
          <w:t>https://www.bath.ac.uk/events/society-of-black-academics-sixth-annual-conference-2026/</w:t>
        </w:r>
      </w:hyperlink>
      <w:r>
        <w:t xml:space="preserve"> </w:t>
      </w:r>
      <w:r>
        <w:br/>
        <w:t xml:space="preserve">To make this conference specifically tailored for your growth and progression, we have come up with breakout sessions. Please choose your subject area, and we will also use this list in the future to recommend our registered members for roles, research, and funding opportunities.  </w:t>
      </w:r>
    </w:p>
    <w:p w14:paraId="46E94B5A" w14:textId="77777777" w:rsidR="00AA6CFC" w:rsidRPr="00AA6CFC" w:rsidRDefault="00AA6CFC" w:rsidP="00AA6CFC">
      <w:pPr>
        <w:rPr>
          <w:b/>
          <w:bCs/>
        </w:rPr>
      </w:pPr>
      <w:r w:rsidRPr="00AA6CFC">
        <w:rPr>
          <w:b/>
          <w:bCs/>
        </w:rPr>
        <w:t>Research Impact and Sector Partnerships</w:t>
      </w:r>
    </w:p>
    <w:p w14:paraId="7EFCA51E" w14:textId="77777777" w:rsidR="00AA6CFC" w:rsidRPr="00AA6CFC" w:rsidRDefault="00AA6CFC" w:rsidP="00AA6CFC">
      <w:r w:rsidRPr="00AA6CFC">
        <w:t>SBA is proud to have co-authored the policy report:</w:t>
      </w:r>
    </w:p>
    <w:p w14:paraId="3D575F8B" w14:textId="3EFEC3FA" w:rsidR="00AA6CFC" w:rsidRPr="00AA6CFC" w:rsidRDefault="00AA6CFC" w:rsidP="00AA6CFC">
      <w:r w:rsidRPr="00AA6CFC">
        <w:rPr>
          <w:b/>
          <w:bCs/>
        </w:rPr>
        <w:t>Unblocking the Pipeline: Supporting the Retention, Progression, and Promotion of Black Early Career Academics</w:t>
      </w:r>
      <w:r w:rsidRPr="00AA6CFC">
        <w:t>,</w:t>
      </w:r>
      <w:r w:rsidRPr="00AA6CFC">
        <w:br/>
      </w:r>
      <w:r w:rsidR="00906B3E">
        <w:t>In</w:t>
      </w:r>
      <w:r w:rsidRPr="00AA6CFC">
        <w:t xml:space="preserve"> partnership with the Higher Education Policy Institute (HEPI) and GatenbySanderson.</w:t>
      </w:r>
    </w:p>
    <w:p w14:paraId="5BF923D9" w14:textId="5428FBC3" w:rsidR="00AA6CFC" w:rsidRPr="00AA6CFC" w:rsidRDefault="00AA6CFC" w:rsidP="00AA6CFC">
      <w:r w:rsidRPr="00AA6CFC">
        <w:t>We encourage members to read and share this important report</w:t>
      </w:r>
      <w:r w:rsidR="00463A1D">
        <w:t xml:space="preserve">. </w:t>
      </w:r>
    </w:p>
    <w:p w14:paraId="79905313" w14:textId="41D7F73F" w:rsidR="00AA6CFC" w:rsidRPr="00AA6CFC" w:rsidRDefault="00AA6CFC" w:rsidP="00AA6CFC">
      <w:r w:rsidRPr="00AA6CFC">
        <w:t xml:space="preserve">We </w:t>
      </w:r>
      <w:r w:rsidR="00906B3E">
        <w:t>want</w:t>
      </w:r>
      <w:r w:rsidRPr="00AA6CFC">
        <w:t xml:space="preserve"> to thank members who have already completed the interest survey on this topic. Further details will be shared soon. This partnership with CABS reflects SBA’s growing trajectory and commitment to collaborating with prestigious sector bodies to drive systemic change.</w:t>
      </w:r>
    </w:p>
    <w:p w14:paraId="5E37B93A" w14:textId="77777777" w:rsidR="00AA6CFC" w:rsidRPr="00AA6CFC" w:rsidRDefault="00AA6CFC" w:rsidP="00AA6CFC">
      <w:pPr>
        <w:rPr>
          <w:b/>
          <w:bCs/>
        </w:rPr>
      </w:pPr>
      <w:r w:rsidRPr="00AA6CFC">
        <w:rPr>
          <w:b/>
          <w:bCs/>
        </w:rPr>
        <w:t>Looking Beyond the UK: SBA Goes Global</w:t>
      </w:r>
    </w:p>
    <w:p w14:paraId="1AC9E0F5" w14:textId="77777777" w:rsidR="00AA6CFC" w:rsidRPr="00AA6CFC" w:rsidRDefault="00AA6CFC" w:rsidP="00AA6CFC">
      <w:r w:rsidRPr="00AA6CFC">
        <w:t xml:space="preserve">We are excited to share that SBA is planning its </w:t>
      </w:r>
      <w:r w:rsidRPr="00AA6CFC">
        <w:rPr>
          <w:b/>
          <w:bCs/>
        </w:rPr>
        <w:t>first international conference in Europe</w:t>
      </w:r>
      <w:r w:rsidRPr="00AA6CFC">
        <w:t>.</w:t>
      </w:r>
    </w:p>
    <w:p w14:paraId="4DC7C648" w14:textId="75FDE65B" w:rsidR="00AA6CFC" w:rsidRPr="00AA6CFC" w:rsidRDefault="00AA6CFC" w:rsidP="00AA6CFC">
      <w:r w:rsidRPr="00AA6CFC">
        <w:t xml:space="preserve">The issues SBA addresses are not limited to the </w:t>
      </w:r>
      <w:r w:rsidR="00906B3E" w:rsidRPr="00AA6CFC">
        <w:t>UK;</w:t>
      </w:r>
      <w:r w:rsidRPr="00AA6CFC">
        <w:t xml:space="preserve"> they reflect global challenges experienced by Black academics across higher education systems worldwide. After five years of building a strong national platform, we are now taking steps to connect with scholars beyond the UK and expand SBA’s reach internationally.</w:t>
      </w:r>
    </w:p>
    <w:p w14:paraId="040EA99A" w14:textId="77777777" w:rsidR="00AA6CFC" w:rsidRPr="00AA6CFC" w:rsidRDefault="00AA6CFC" w:rsidP="00AA6CFC">
      <w:r w:rsidRPr="00AA6CFC">
        <w:lastRenderedPageBreak/>
        <w:t>Further details will be shared in due course, and we encourage members to watch this space.</w:t>
      </w:r>
    </w:p>
    <w:p w14:paraId="418D2C92" w14:textId="77777777" w:rsidR="00AA6CFC" w:rsidRPr="00AA6CFC" w:rsidRDefault="00000000" w:rsidP="00AA6CFC">
      <w:r>
        <w:pict w14:anchorId="4B9315F9">
          <v:rect id="_x0000_i1025" style="width:0;height:1.5pt" o:hralign="center" o:hrstd="t" o:hr="t" fillcolor="#a0a0a0" stroked="f"/>
        </w:pict>
      </w:r>
    </w:p>
    <w:p w14:paraId="5FF3BCA5" w14:textId="77777777" w:rsidR="00AA6CFC" w:rsidRPr="00AA6CFC" w:rsidRDefault="00AA6CFC" w:rsidP="00AA6CFC">
      <w:pPr>
        <w:rPr>
          <w:b/>
          <w:bCs/>
        </w:rPr>
      </w:pPr>
      <w:r w:rsidRPr="00AA6CFC">
        <w:rPr>
          <w:b/>
          <w:bCs/>
        </w:rPr>
        <w:t>Black History Month Event, October 2026</w:t>
      </w:r>
    </w:p>
    <w:p w14:paraId="2498FD74" w14:textId="5753A51B" w:rsidR="00AA6CFC" w:rsidRPr="00AA6CFC" w:rsidRDefault="00AA6CFC" w:rsidP="00AA6CFC">
      <w:r w:rsidRPr="00AA6CFC">
        <w:t>We are also planning a special Black History Month event</w:t>
      </w:r>
      <w:r w:rsidR="008F0B2D">
        <w:t>, themed "Reclaiming Narratives,"</w:t>
      </w:r>
      <w:r w:rsidRPr="00AA6CFC">
        <w:t xml:space="preserve"> exploring how connecting with historical roots and identity can serve as a source of strength for academic and professional growth. This event may be held online or in person in partnership with institutions across the UK.</w:t>
      </w:r>
      <w:r w:rsidR="008F0B2D">
        <w:t xml:space="preserve"> Please watch out for more information. </w:t>
      </w:r>
    </w:p>
    <w:p w14:paraId="1C401A1E" w14:textId="77777777" w:rsidR="00AA6CFC" w:rsidRPr="00AA6CFC" w:rsidRDefault="00000000" w:rsidP="00AA6CFC">
      <w:r>
        <w:pict w14:anchorId="64BEBF4E">
          <v:rect id="_x0000_i1026" style="width:0;height:1.5pt" o:hralign="center" o:hrstd="t" o:hr="t" fillcolor="#a0a0a0" stroked="f"/>
        </w:pict>
      </w:r>
    </w:p>
    <w:p w14:paraId="6236B59B" w14:textId="77777777" w:rsidR="00AA6CFC" w:rsidRPr="00AA6CFC" w:rsidRDefault="00AA6CFC" w:rsidP="00AA6CFC">
      <w:pPr>
        <w:rPr>
          <w:b/>
          <w:bCs/>
        </w:rPr>
      </w:pPr>
      <w:r w:rsidRPr="00AA6CFC">
        <w:rPr>
          <w:b/>
          <w:bCs/>
        </w:rPr>
        <w:t>New Initiative: SBA Regional Forums</w:t>
      </w:r>
    </w:p>
    <w:p w14:paraId="67E1EACD" w14:textId="77777777" w:rsidR="00AA6CFC" w:rsidRPr="00AA6CFC" w:rsidRDefault="00AA6CFC" w:rsidP="00AA6CFC">
      <w:r w:rsidRPr="00AA6CFC">
        <w:t xml:space="preserve">In 2026, we are excited to launch </w:t>
      </w:r>
      <w:r w:rsidRPr="00AA6CFC">
        <w:rPr>
          <w:b/>
          <w:bCs/>
        </w:rPr>
        <w:t>SBA Regional Forums</w:t>
      </w:r>
      <w:r w:rsidRPr="00AA6CFC">
        <w:t xml:space="preserve"> across the UK, including London, the North West, North East, Midlands, South East, South West, Scotland, and Northern Ireland.</w:t>
      </w:r>
    </w:p>
    <w:p w14:paraId="60F99F1A" w14:textId="370398D3" w:rsidR="00AA6CFC" w:rsidRPr="00AA6CFC" w:rsidRDefault="00AA6CFC" w:rsidP="00AA6CFC">
      <w:r w:rsidRPr="00AA6CFC">
        <w:t xml:space="preserve">These quarterly forums will serve as local hubs for SBA members to connect, discuss key issues, share knowledge, and </w:t>
      </w:r>
      <w:r w:rsidR="00906B3E">
        <w:t>help shape</w:t>
      </w:r>
      <w:r w:rsidRPr="00AA6CFC">
        <w:t xml:space="preserve"> SBA’s national initiatives, research projects, and conferences.</w:t>
      </w:r>
    </w:p>
    <w:p w14:paraId="6359801C" w14:textId="51185780" w:rsidR="00AA6CFC" w:rsidRPr="00AA6CFC" w:rsidRDefault="00AA6CFC" w:rsidP="00AA6CFC">
      <w:r w:rsidRPr="00AA6CFC">
        <w:t>Further information on how to join your regional forum will be shared soon.</w:t>
      </w:r>
      <w:r w:rsidR="008F0B2D">
        <w:t xml:space="preserve"> Please reach out to the SBA email if you’re interested in becoming a regional leader. </w:t>
      </w:r>
    </w:p>
    <w:p w14:paraId="7B949FF0" w14:textId="77777777" w:rsidR="00AA6CFC" w:rsidRPr="00AA6CFC" w:rsidRDefault="00000000" w:rsidP="00AA6CFC">
      <w:r>
        <w:pict w14:anchorId="04BE08FA">
          <v:rect id="_x0000_i1027" style="width:0;height:1.5pt" o:hralign="center" o:hrstd="t" o:hr="t" fillcolor="#a0a0a0" stroked="f"/>
        </w:pict>
      </w:r>
    </w:p>
    <w:p w14:paraId="0FC8BE5D" w14:textId="77777777" w:rsidR="00AA6CFC" w:rsidRPr="00AA6CFC" w:rsidRDefault="00AA6CFC" w:rsidP="00AA6CFC">
      <w:pPr>
        <w:rPr>
          <w:b/>
          <w:bCs/>
        </w:rPr>
      </w:pPr>
      <w:r w:rsidRPr="00AA6CFC">
        <w:rPr>
          <w:b/>
          <w:bCs/>
        </w:rPr>
        <w:t>Supporting the Society of Black Academics</w:t>
      </w:r>
    </w:p>
    <w:p w14:paraId="233BB926" w14:textId="77777777" w:rsidR="00AA6CFC" w:rsidRPr="00AA6CFC" w:rsidRDefault="00AA6CFC" w:rsidP="00AA6CFC">
      <w:r w:rsidRPr="00AA6CFC">
        <w:t>Since its inception, SBA has remained committed to keeping all events, conferences, workshops, and membership free and accessible. Our work has been made possible through volunteer efforts and the generous support of external partners and funders.</w:t>
      </w:r>
    </w:p>
    <w:p w14:paraId="453AA598" w14:textId="77777777" w:rsidR="00AA6CFC" w:rsidRPr="00AA6CFC" w:rsidRDefault="00AA6CFC" w:rsidP="00AA6CFC">
      <w:r w:rsidRPr="00AA6CFC">
        <w:t>As SBA continues to grow and deliver an expanding range of initiatives each year, we are now offering members the opportunity to support the Society through voluntary financial contributions. These gifts will directly help us sustain conferences, workshops, mentoring activities, and new programmes that benefit the community.</w:t>
      </w:r>
    </w:p>
    <w:p w14:paraId="75EF9A4C" w14:textId="77777777" w:rsidR="00AA6CFC" w:rsidRPr="00AA6CFC" w:rsidRDefault="00AA6CFC" w:rsidP="00AA6CFC">
      <w:r w:rsidRPr="00AA6CFC">
        <w:t>[Donation link to be inserted here]</w:t>
      </w:r>
    </w:p>
    <w:p w14:paraId="03FF4CE6" w14:textId="77777777" w:rsidR="00AA6CFC" w:rsidRPr="00AA6CFC" w:rsidDel="00433A5A" w:rsidRDefault="00AA6CFC" w:rsidP="00AA6CFC">
      <w:pPr>
        <w:rPr>
          <w:del w:id="8" w:author="Oyedijo, Ade" w:date="2026-03-11T08:26:00Z" w16du:dateUtc="2026-03-11T13:26:00Z"/>
        </w:rPr>
      </w:pPr>
      <w:r w:rsidRPr="00AA6CFC">
        <w:t>We are deeply grateful for any level of support and for your continued belief in SBA’s mission.</w:t>
      </w:r>
    </w:p>
    <w:p w14:paraId="7435CD9F" w14:textId="6D4AD63F" w:rsidR="00AA6CFC" w:rsidRPr="00AA6CFC" w:rsidDel="00433A5A" w:rsidRDefault="00AA6CFC" w:rsidP="00AA6CFC">
      <w:pPr>
        <w:rPr>
          <w:del w:id="9" w:author="Oyedijo, Ade" w:date="2026-03-11T08:25:00Z" w16du:dateUtc="2026-03-11T13:25:00Z"/>
        </w:rPr>
      </w:pPr>
    </w:p>
    <w:p w14:paraId="02DD6A24" w14:textId="77777777" w:rsidR="00AA6CFC" w:rsidRDefault="00AA6CFC"/>
    <w:sectPr w:rsidR="00AA6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F23"/>
    <w:multiLevelType w:val="multilevel"/>
    <w:tmpl w:val="C2E66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622A"/>
    <w:multiLevelType w:val="multilevel"/>
    <w:tmpl w:val="600C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60182"/>
    <w:multiLevelType w:val="multilevel"/>
    <w:tmpl w:val="FEEEB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64009"/>
    <w:multiLevelType w:val="multilevel"/>
    <w:tmpl w:val="C3D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85FBB"/>
    <w:multiLevelType w:val="multilevel"/>
    <w:tmpl w:val="8AB0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D2B36"/>
    <w:multiLevelType w:val="multilevel"/>
    <w:tmpl w:val="006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C1ED1"/>
    <w:multiLevelType w:val="multilevel"/>
    <w:tmpl w:val="E10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C66CF"/>
    <w:multiLevelType w:val="multilevel"/>
    <w:tmpl w:val="D8469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12C51"/>
    <w:multiLevelType w:val="multilevel"/>
    <w:tmpl w:val="BC3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70F2B"/>
    <w:multiLevelType w:val="multilevel"/>
    <w:tmpl w:val="439E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F11E7"/>
    <w:multiLevelType w:val="multilevel"/>
    <w:tmpl w:val="1B20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C513C"/>
    <w:multiLevelType w:val="multilevel"/>
    <w:tmpl w:val="68A2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E6A75"/>
    <w:multiLevelType w:val="multilevel"/>
    <w:tmpl w:val="9912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70234"/>
    <w:multiLevelType w:val="multilevel"/>
    <w:tmpl w:val="5A784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42181"/>
    <w:multiLevelType w:val="multilevel"/>
    <w:tmpl w:val="050AC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8665F"/>
    <w:multiLevelType w:val="multilevel"/>
    <w:tmpl w:val="4EEC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55072"/>
    <w:multiLevelType w:val="multilevel"/>
    <w:tmpl w:val="F926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25E0D"/>
    <w:multiLevelType w:val="multilevel"/>
    <w:tmpl w:val="BBE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C23C4"/>
    <w:multiLevelType w:val="multilevel"/>
    <w:tmpl w:val="9E0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6122F"/>
    <w:multiLevelType w:val="multilevel"/>
    <w:tmpl w:val="9E7C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E3DB8"/>
    <w:multiLevelType w:val="multilevel"/>
    <w:tmpl w:val="139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F3E59"/>
    <w:multiLevelType w:val="multilevel"/>
    <w:tmpl w:val="286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29727">
    <w:abstractNumId w:val="4"/>
  </w:num>
  <w:num w:numId="2" w16cid:durableId="719130040">
    <w:abstractNumId w:val="17"/>
  </w:num>
  <w:num w:numId="3" w16cid:durableId="1166559242">
    <w:abstractNumId w:val="21"/>
  </w:num>
  <w:num w:numId="4" w16cid:durableId="551770855">
    <w:abstractNumId w:val="19"/>
  </w:num>
  <w:num w:numId="5" w16cid:durableId="3872895">
    <w:abstractNumId w:val="3"/>
  </w:num>
  <w:num w:numId="6" w16cid:durableId="1115902638">
    <w:abstractNumId w:val="20"/>
  </w:num>
  <w:num w:numId="7" w16cid:durableId="1445080378">
    <w:abstractNumId w:val="5"/>
  </w:num>
  <w:num w:numId="8" w16cid:durableId="1110006690">
    <w:abstractNumId w:val="8"/>
  </w:num>
  <w:num w:numId="9" w16cid:durableId="1342660843">
    <w:abstractNumId w:val="6"/>
  </w:num>
  <w:num w:numId="10" w16cid:durableId="842277941">
    <w:abstractNumId w:val="18"/>
  </w:num>
  <w:num w:numId="11" w16cid:durableId="1985771792">
    <w:abstractNumId w:val="15"/>
  </w:num>
  <w:num w:numId="12" w16cid:durableId="156070924">
    <w:abstractNumId w:val="7"/>
  </w:num>
  <w:num w:numId="13" w16cid:durableId="933119">
    <w:abstractNumId w:val="1"/>
  </w:num>
  <w:num w:numId="14" w16cid:durableId="725880827">
    <w:abstractNumId w:val="13"/>
  </w:num>
  <w:num w:numId="15" w16cid:durableId="1086926808">
    <w:abstractNumId w:val="0"/>
  </w:num>
  <w:num w:numId="16" w16cid:durableId="704136297">
    <w:abstractNumId w:val="2"/>
  </w:num>
  <w:num w:numId="17" w16cid:durableId="752631012">
    <w:abstractNumId w:val="11"/>
  </w:num>
  <w:num w:numId="18" w16cid:durableId="604003495">
    <w:abstractNumId w:val="12"/>
  </w:num>
  <w:num w:numId="19" w16cid:durableId="1423843758">
    <w:abstractNumId w:val="14"/>
  </w:num>
  <w:num w:numId="20" w16cid:durableId="1498809996">
    <w:abstractNumId w:val="9"/>
  </w:num>
  <w:num w:numId="21" w16cid:durableId="1151212785">
    <w:abstractNumId w:val="16"/>
  </w:num>
  <w:num w:numId="22" w16cid:durableId="190521852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yedijo, Ade">
    <w15:presenceInfo w15:providerId="AD" w15:userId="S::Ade_Oyedijo@baylor.edu::5efc3daa-1d8a-4f41-a2d0-25bc609167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8C"/>
    <w:rsid w:val="001E0937"/>
    <w:rsid w:val="002338CA"/>
    <w:rsid w:val="00371E96"/>
    <w:rsid w:val="003F49E8"/>
    <w:rsid w:val="00433A5A"/>
    <w:rsid w:val="00463A1D"/>
    <w:rsid w:val="00473375"/>
    <w:rsid w:val="004C3123"/>
    <w:rsid w:val="005854B3"/>
    <w:rsid w:val="0066798C"/>
    <w:rsid w:val="00692E32"/>
    <w:rsid w:val="008100D2"/>
    <w:rsid w:val="0086380F"/>
    <w:rsid w:val="008F0B2D"/>
    <w:rsid w:val="00906B3E"/>
    <w:rsid w:val="009D0762"/>
    <w:rsid w:val="00AA6CFC"/>
    <w:rsid w:val="00CA5D76"/>
    <w:rsid w:val="00E306FA"/>
    <w:rsid w:val="00F03851"/>
    <w:rsid w:val="00F77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B0936"/>
  <w15:chartTrackingRefBased/>
  <w15:docId w15:val="{579B9A24-7715-47E7-93C7-AB2EB99E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98C"/>
    <w:rPr>
      <w:rFonts w:eastAsiaTheme="majorEastAsia" w:cstheme="majorBidi"/>
      <w:color w:val="272727" w:themeColor="text1" w:themeTint="D8"/>
    </w:rPr>
  </w:style>
  <w:style w:type="paragraph" w:styleId="Title">
    <w:name w:val="Title"/>
    <w:basedOn w:val="Normal"/>
    <w:next w:val="Normal"/>
    <w:link w:val="TitleChar"/>
    <w:uiPriority w:val="10"/>
    <w:qFormat/>
    <w:rsid w:val="00667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98C"/>
    <w:pPr>
      <w:spacing w:before="160"/>
      <w:jc w:val="center"/>
    </w:pPr>
    <w:rPr>
      <w:i/>
      <w:iCs/>
      <w:color w:val="404040" w:themeColor="text1" w:themeTint="BF"/>
    </w:rPr>
  </w:style>
  <w:style w:type="character" w:customStyle="1" w:styleId="QuoteChar">
    <w:name w:val="Quote Char"/>
    <w:basedOn w:val="DefaultParagraphFont"/>
    <w:link w:val="Quote"/>
    <w:uiPriority w:val="29"/>
    <w:rsid w:val="0066798C"/>
    <w:rPr>
      <w:i/>
      <w:iCs/>
      <w:color w:val="404040" w:themeColor="text1" w:themeTint="BF"/>
    </w:rPr>
  </w:style>
  <w:style w:type="paragraph" w:styleId="ListParagraph">
    <w:name w:val="List Paragraph"/>
    <w:basedOn w:val="Normal"/>
    <w:uiPriority w:val="34"/>
    <w:qFormat/>
    <w:rsid w:val="0066798C"/>
    <w:pPr>
      <w:ind w:left="720"/>
      <w:contextualSpacing/>
    </w:pPr>
  </w:style>
  <w:style w:type="character" w:styleId="IntenseEmphasis">
    <w:name w:val="Intense Emphasis"/>
    <w:basedOn w:val="DefaultParagraphFont"/>
    <w:uiPriority w:val="21"/>
    <w:qFormat/>
    <w:rsid w:val="0066798C"/>
    <w:rPr>
      <w:i/>
      <w:iCs/>
      <w:color w:val="0F4761" w:themeColor="accent1" w:themeShade="BF"/>
    </w:rPr>
  </w:style>
  <w:style w:type="paragraph" w:styleId="IntenseQuote">
    <w:name w:val="Intense Quote"/>
    <w:basedOn w:val="Normal"/>
    <w:next w:val="Normal"/>
    <w:link w:val="IntenseQuoteChar"/>
    <w:uiPriority w:val="30"/>
    <w:qFormat/>
    <w:rsid w:val="00667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98C"/>
    <w:rPr>
      <w:i/>
      <w:iCs/>
      <w:color w:val="0F4761" w:themeColor="accent1" w:themeShade="BF"/>
    </w:rPr>
  </w:style>
  <w:style w:type="character" w:styleId="IntenseReference">
    <w:name w:val="Intense Reference"/>
    <w:basedOn w:val="DefaultParagraphFont"/>
    <w:uiPriority w:val="32"/>
    <w:qFormat/>
    <w:rsid w:val="0066798C"/>
    <w:rPr>
      <w:b/>
      <w:bCs/>
      <w:smallCaps/>
      <w:color w:val="0F4761" w:themeColor="accent1" w:themeShade="BF"/>
      <w:spacing w:val="5"/>
    </w:rPr>
  </w:style>
  <w:style w:type="character" w:styleId="Hyperlink">
    <w:name w:val="Hyperlink"/>
    <w:basedOn w:val="DefaultParagraphFont"/>
    <w:uiPriority w:val="99"/>
    <w:unhideWhenUsed/>
    <w:rsid w:val="0066798C"/>
    <w:rPr>
      <w:color w:val="467886" w:themeColor="hyperlink"/>
      <w:u w:val="single"/>
    </w:rPr>
  </w:style>
  <w:style w:type="character" w:styleId="UnresolvedMention">
    <w:name w:val="Unresolved Mention"/>
    <w:basedOn w:val="DefaultParagraphFont"/>
    <w:uiPriority w:val="99"/>
    <w:semiHidden/>
    <w:unhideWhenUsed/>
    <w:rsid w:val="0066798C"/>
    <w:rPr>
      <w:color w:val="605E5C"/>
      <w:shd w:val="clear" w:color="auto" w:fill="E1DFDD"/>
    </w:rPr>
  </w:style>
  <w:style w:type="paragraph" w:styleId="NormalWeb">
    <w:name w:val="Normal (Web)"/>
    <w:basedOn w:val="Normal"/>
    <w:uiPriority w:val="99"/>
    <w:semiHidden/>
    <w:unhideWhenUsed/>
    <w:rsid w:val="0066798C"/>
    <w:rPr>
      <w:rFonts w:ascii="Times New Roman" w:hAnsi="Times New Roman" w:cs="Times New Roman"/>
    </w:rPr>
  </w:style>
  <w:style w:type="paragraph" w:styleId="Revision">
    <w:name w:val="Revision"/>
    <w:hidden/>
    <w:uiPriority w:val="99"/>
    <w:semiHidden/>
    <w:rsid w:val="008100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058804">
      <w:bodyDiv w:val="1"/>
      <w:marLeft w:val="0"/>
      <w:marRight w:val="0"/>
      <w:marTop w:val="0"/>
      <w:marBottom w:val="0"/>
      <w:divBdr>
        <w:top w:val="none" w:sz="0" w:space="0" w:color="auto"/>
        <w:left w:val="none" w:sz="0" w:space="0" w:color="auto"/>
        <w:bottom w:val="none" w:sz="0" w:space="0" w:color="auto"/>
        <w:right w:val="none" w:sz="0" w:space="0" w:color="auto"/>
      </w:divBdr>
    </w:div>
    <w:div w:id="1053964043">
      <w:bodyDiv w:val="1"/>
      <w:marLeft w:val="0"/>
      <w:marRight w:val="0"/>
      <w:marTop w:val="0"/>
      <w:marBottom w:val="0"/>
      <w:divBdr>
        <w:top w:val="none" w:sz="0" w:space="0" w:color="auto"/>
        <w:left w:val="none" w:sz="0" w:space="0" w:color="auto"/>
        <w:bottom w:val="none" w:sz="0" w:space="0" w:color="auto"/>
        <w:right w:val="none" w:sz="0" w:space="0" w:color="auto"/>
      </w:divBdr>
    </w:div>
    <w:div w:id="1083794479">
      <w:bodyDiv w:val="1"/>
      <w:marLeft w:val="0"/>
      <w:marRight w:val="0"/>
      <w:marTop w:val="0"/>
      <w:marBottom w:val="0"/>
      <w:divBdr>
        <w:top w:val="none" w:sz="0" w:space="0" w:color="auto"/>
        <w:left w:val="none" w:sz="0" w:space="0" w:color="auto"/>
        <w:bottom w:val="none" w:sz="0" w:space="0" w:color="auto"/>
        <w:right w:val="none" w:sz="0" w:space="0" w:color="auto"/>
      </w:divBdr>
      <w:divsChild>
        <w:div w:id="108684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932935">
      <w:bodyDiv w:val="1"/>
      <w:marLeft w:val="0"/>
      <w:marRight w:val="0"/>
      <w:marTop w:val="0"/>
      <w:marBottom w:val="0"/>
      <w:divBdr>
        <w:top w:val="none" w:sz="0" w:space="0" w:color="auto"/>
        <w:left w:val="none" w:sz="0" w:space="0" w:color="auto"/>
        <w:bottom w:val="none" w:sz="0" w:space="0" w:color="auto"/>
        <w:right w:val="none" w:sz="0" w:space="0" w:color="auto"/>
      </w:divBdr>
    </w:div>
    <w:div w:id="1164013029">
      <w:bodyDiv w:val="1"/>
      <w:marLeft w:val="0"/>
      <w:marRight w:val="0"/>
      <w:marTop w:val="0"/>
      <w:marBottom w:val="0"/>
      <w:divBdr>
        <w:top w:val="none" w:sz="0" w:space="0" w:color="auto"/>
        <w:left w:val="none" w:sz="0" w:space="0" w:color="auto"/>
        <w:bottom w:val="none" w:sz="0" w:space="0" w:color="auto"/>
        <w:right w:val="none" w:sz="0" w:space="0" w:color="auto"/>
      </w:divBdr>
    </w:div>
    <w:div w:id="1274903230">
      <w:bodyDiv w:val="1"/>
      <w:marLeft w:val="0"/>
      <w:marRight w:val="0"/>
      <w:marTop w:val="0"/>
      <w:marBottom w:val="0"/>
      <w:divBdr>
        <w:top w:val="none" w:sz="0" w:space="0" w:color="auto"/>
        <w:left w:val="none" w:sz="0" w:space="0" w:color="auto"/>
        <w:bottom w:val="none" w:sz="0" w:space="0" w:color="auto"/>
        <w:right w:val="none" w:sz="0" w:space="0" w:color="auto"/>
      </w:divBdr>
      <w:divsChild>
        <w:div w:id="1024744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245376">
      <w:bodyDiv w:val="1"/>
      <w:marLeft w:val="0"/>
      <w:marRight w:val="0"/>
      <w:marTop w:val="0"/>
      <w:marBottom w:val="0"/>
      <w:divBdr>
        <w:top w:val="none" w:sz="0" w:space="0" w:color="auto"/>
        <w:left w:val="none" w:sz="0" w:space="0" w:color="auto"/>
        <w:bottom w:val="none" w:sz="0" w:space="0" w:color="auto"/>
        <w:right w:val="none" w:sz="0" w:space="0" w:color="auto"/>
      </w:divBdr>
    </w:div>
    <w:div w:id="1601377015">
      <w:bodyDiv w:val="1"/>
      <w:marLeft w:val="0"/>
      <w:marRight w:val="0"/>
      <w:marTop w:val="0"/>
      <w:marBottom w:val="0"/>
      <w:divBdr>
        <w:top w:val="none" w:sz="0" w:space="0" w:color="auto"/>
        <w:left w:val="none" w:sz="0" w:space="0" w:color="auto"/>
        <w:bottom w:val="none" w:sz="0" w:space="0" w:color="auto"/>
        <w:right w:val="none" w:sz="0" w:space="0" w:color="auto"/>
      </w:divBdr>
    </w:div>
    <w:div w:id="185611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th.ac.uk/events/society-of-black-academics-sixth-annual-conference-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1099</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Oyedijo, Ade</dc:creator>
  <cp:keywords/>
  <dc:description/>
  <cp:lastModifiedBy>Oyedijo, Ade</cp:lastModifiedBy>
  <cp:revision>2</cp:revision>
  <dcterms:created xsi:type="dcterms:W3CDTF">2026-02-20T20:07:00Z</dcterms:created>
  <dcterms:modified xsi:type="dcterms:W3CDTF">2026-03-11T13:27:00Z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dfe9dd3c-e910-4181-b2a8-06406e7e15f4</vt:lpwstr>
  </property>
</Properties>
</file>